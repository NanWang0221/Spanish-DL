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4488" w14:textId="77777777" w:rsidR="00E351F6" w:rsidRDefault="00E351F6" w:rsidP="005B3CB0">
      <w:pPr>
        <w:spacing w:before="100" w:beforeAutospacing="1" w:after="100" w:afterAutospacing="1"/>
        <w:rPr>
          <w:rFonts w:ascii="Times New Roman" w:eastAsia="Times New Roman" w:hAnsi="Times New Roman" w:cs="Times New Roman" w:hint="eastAsia"/>
        </w:rPr>
      </w:pPr>
    </w:p>
    <w:p w14:paraId="1751D55C" w14:textId="30A60DCA" w:rsidR="00E351F6" w:rsidRDefault="00E351F6" w:rsidP="00E351F6">
      <w:pPr>
        <w:pStyle w:val="Heading1"/>
      </w:pPr>
      <w:r>
        <w:t>generate stimuli</w:t>
      </w:r>
    </w:p>
    <w:p w14:paraId="35C1243C" w14:textId="77777777" w:rsidR="001732DD" w:rsidRPr="001732DD" w:rsidRDefault="001732DD" w:rsidP="001732DD"/>
    <w:p w14:paraId="50DFB6CA" w14:textId="342C01E7" w:rsidR="005B3CB0" w:rsidRPr="005B3CB0" w:rsidRDefault="005B3CB0" w:rsidP="005B3CB0">
      <w:p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Summarize:</w:t>
      </w:r>
    </w:p>
    <w:p w14:paraId="31744670" w14:textId="77777777" w:rsidR="005B3CB0" w:rsidRPr="005B3CB0" w:rsidRDefault="005B3CB0" w:rsidP="005B3CB0">
      <w:pPr>
        <w:numPr>
          <w:ilvl w:val="0"/>
          <w:numId w:val="1"/>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Record human voice</w:t>
      </w:r>
    </w:p>
    <w:p w14:paraId="54BF1579" w14:textId="77777777" w:rsidR="005B3CB0" w:rsidRPr="005B3CB0" w:rsidRDefault="005B3CB0" w:rsidP="005B3CB0">
      <w:pPr>
        <w:numPr>
          <w:ilvl w:val="0"/>
          <w:numId w:val="1"/>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Based on the variable we want to manipulate (the perception of /t/, /d/), figure out the most important features we need to modify in the human voice</w:t>
      </w:r>
    </w:p>
    <w:p w14:paraId="41A7942E" w14:textId="77777777" w:rsidR="005B3CB0" w:rsidRPr="005B3CB0" w:rsidRDefault="005B3CB0" w:rsidP="005B3CB0">
      <w:pPr>
        <w:numPr>
          <w:ilvl w:val="0"/>
          <w:numId w:val="1"/>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Use software to change such features</w:t>
      </w:r>
    </w:p>
    <w:p w14:paraId="1565DFA0" w14:textId="77777777" w:rsidR="005B3CB0" w:rsidRPr="005B3CB0" w:rsidRDefault="005B3CB0" w:rsidP="001732DD">
      <w:pPr>
        <w:pStyle w:val="Heading2"/>
      </w:pPr>
      <w:r w:rsidRPr="005B3CB0">
        <w:t>Features relevant to perception of the minimal pair (Winn, 2004)</w:t>
      </w:r>
    </w:p>
    <w:p w14:paraId="0040C669" w14:textId="77777777" w:rsidR="005B3CB0" w:rsidRPr="005B3CB0" w:rsidRDefault="005B3CB0" w:rsidP="005B3CB0">
      <w:pPr>
        <w:numPr>
          <w:ilvl w:val="0"/>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b/>
          <w:bCs/>
        </w:rPr>
        <w:t>VOT</w:t>
      </w:r>
    </w:p>
    <w:p w14:paraId="50084FFC"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 xml:space="preserve">Def: time between </w:t>
      </w:r>
      <w:r w:rsidRPr="005B3CB0">
        <w:rPr>
          <w:rFonts w:ascii="Times New Roman" w:eastAsia="Times New Roman" w:hAnsi="Times New Roman" w:cs="Times New Roman"/>
          <w:b/>
          <w:bCs/>
        </w:rPr>
        <w:t>stop closure</w:t>
      </w:r>
      <w:r w:rsidRPr="005B3CB0">
        <w:rPr>
          <w:rFonts w:ascii="Times New Roman" w:eastAsia="Times New Roman" w:hAnsi="Times New Roman" w:cs="Times New Roman"/>
        </w:rPr>
        <w:t xml:space="preserve"> (happen first) and voicing (vocal fold vibration); stop consonant release occurs when the air blocked at a specific place of articulation (such as the lips for /p/, the alveolar ridge for /t/, or the velum for /k/) was suddenly released</w:t>
      </w:r>
    </w:p>
    <w:p w14:paraId="69F145F8"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/d/ has shorter VOT or negative</w:t>
      </w:r>
    </w:p>
    <w:p w14:paraId="681637FF"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/t/ longer and positive VOT (stop consonant starts firstly)</w:t>
      </w:r>
    </w:p>
    <w:p w14:paraId="376F29F9" w14:textId="77777777" w:rsidR="005B3CB0" w:rsidRPr="005B3CB0" w:rsidRDefault="005B3CB0" w:rsidP="005B3CB0">
      <w:pPr>
        <w:spacing w:before="100" w:beforeAutospacing="1" w:after="100" w:afterAutospacing="1"/>
        <w:ind w:left="720"/>
        <w:rPr>
          <w:rFonts w:ascii="Times New Roman" w:eastAsia="Times New Roman" w:hAnsi="Times New Roman" w:cs="Times New Roman"/>
        </w:rPr>
      </w:pPr>
      <w:r w:rsidRPr="005B3CB0">
        <w:rPr>
          <w:rFonts w:ascii="Times New Roman" w:eastAsia="Times New Roman" w:hAnsi="Times New Roman" w:cs="Times New Roman"/>
        </w:rPr>
        <w:t>Different places of articulation have different typical VOT ranges.</w:t>
      </w:r>
    </w:p>
    <w:p w14:paraId="3EAA045B" w14:textId="77777777" w:rsidR="005B3CB0" w:rsidRDefault="005B3CB0" w:rsidP="005B3CB0">
      <w:pPr>
        <w:spacing w:before="100" w:beforeAutospacing="1" w:after="100" w:afterAutospacing="1"/>
        <w:ind w:left="720"/>
        <w:rPr>
          <w:rFonts w:ascii="Times New Roman" w:eastAsia="Times New Roman" w:hAnsi="Times New Roman" w:cs="Times New Roman"/>
        </w:rPr>
      </w:pPr>
      <w:r w:rsidRPr="005B3CB0">
        <w:rPr>
          <w:rFonts w:ascii="Times New Roman" w:eastAsia="Times New Roman" w:hAnsi="Times New Roman" w:cs="Times New Roman"/>
        </w:rPr>
        <w:t>Voicing boundaries in English tend to fall around: /b–p/: ~20–25 ms; /d–t/: ~35 ms; /g–k/: ~40 ms</w:t>
      </w:r>
    </w:p>
    <w:p w14:paraId="4AF33E53" w14:textId="5B0A671F" w:rsidR="00621684" w:rsidRDefault="00621684" w:rsidP="00621684">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VOT for voiceless sounds generally scatter around 50ms while that for voiced sounds scatter around 15ms</w:t>
      </w:r>
    </w:p>
    <w:p w14:paraId="7D739580" w14:textId="39553848" w:rsidR="00621684" w:rsidRDefault="00621684" w:rsidP="00621684">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VOT is the onset of burst (aspiration) and the start of voicing (periodicity)</w:t>
      </w:r>
    </w:p>
    <w:p w14:paraId="0C6BBE5C" w14:textId="7AB3CC1D" w:rsidR="00621684" w:rsidRDefault="00621684" w:rsidP="00621684">
      <w:pPr>
        <w:spacing w:before="100" w:beforeAutospacing="1" w:after="100" w:afterAutospacing="1"/>
        <w:rPr>
          <w:noProof/>
        </w:rPr>
      </w:pPr>
      <w:r>
        <w:rPr>
          <w:noProof/>
        </w:rPr>
        <w:drawing>
          <wp:inline distT="0" distB="0" distL="0" distR="0" wp14:anchorId="6E7BF874" wp14:editId="034828CB">
            <wp:extent cx="2319799" cy="1100666"/>
            <wp:effectExtent l="0" t="0" r="4445" b="4445"/>
            <wp:docPr id="129977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71666" name="Picture 12997716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55558" cy="1117632"/>
                    </a:xfrm>
                    <a:prstGeom prst="rect">
                      <a:avLst/>
                    </a:prstGeom>
                  </pic:spPr>
                </pic:pic>
              </a:graphicData>
            </a:graphic>
          </wp:inline>
        </w:drawing>
      </w:r>
      <w:r w:rsidRPr="00621684">
        <w:rPr>
          <w:noProof/>
        </w:rPr>
        <w:t xml:space="preserve"> </w:t>
      </w:r>
      <w:r w:rsidRPr="00621684">
        <w:rPr>
          <w:rFonts w:ascii="Times New Roman" w:eastAsia="Times New Roman" w:hAnsi="Times New Roman" w:cs="Times New Roman"/>
          <w:noProof/>
        </w:rPr>
        <w:drawing>
          <wp:inline distT="0" distB="0" distL="0" distR="0" wp14:anchorId="1CBAA7E7" wp14:editId="4DDB9F16">
            <wp:extent cx="1935888" cy="1132577"/>
            <wp:effectExtent l="0" t="0" r="0" b="0"/>
            <wp:docPr id="141320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02224" name=""/>
                    <pic:cNvPicPr/>
                  </pic:nvPicPr>
                  <pic:blipFill>
                    <a:blip r:embed="rId6"/>
                    <a:stretch>
                      <a:fillRect/>
                    </a:stretch>
                  </pic:blipFill>
                  <pic:spPr>
                    <a:xfrm>
                      <a:off x="0" y="0"/>
                      <a:ext cx="1957634" cy="1145299"/>
                    </a:xfrm>
                    <a:prstGeom prst="rect">
                      <a:avLst/>
                    </a:prstGeom>
                  </pic:spPr>
                </pic:pic>
              </a:graphicData>
            </a:graphic>
          </wp:inline>
        </w:drawing>
      </w:r>
    </w:p>
    <w:p w14:paraId="2BABBF1C" w14:textId="77777777" w:rsidR="00621684" w:rsidRDefault="00621684" w:rsidP="00621684">
      <w:pPr>
        <w:spacing w:before="100" w:beforeAutospacing="1" w:after="100" w:afterAutospacing="1"/>
        <w:rPr>
          <w:noProof/>
        </w:rPr>
      </w:pPr>
      <w:r>
        <w:rPr>
          <w:noProof/>
        </w:rPr>
        <w:t>What is pre-voicing</w:t>
      </w:r>
    </w:p>
    <w:p w14:paraId="395C2DA0" w14:textId="3DC4382C" w:rsidR="00621684" w:rsidRPr="00621684" w:rsidRDefault="00621684" w:rsidP="00621684">
      <w:pPr>
        <w:spacing w:before="100" w:beforeAutospacing="1" w:after="100" w:afterAutospacing="1"/>
        <w:rPr>
          <w:noProof/>
        </w:rPr>
      </w:pPr>
      <w:r w:rsidRPr="00621684">
        <w:rPr>
          <w:rFonts w:ascii="Times New Roman" w:eastAsia="Times New Roman" w:hAnsi="Times New Roman" w:cs="Times New Roman"/>
          <w:noProof/>
        </w:rPr>
        <w:lastRenderedPageBreak/>
        <w:drawing>
          <wp:inline distT="0" distB="0" distL="0" distR="0" wp14:anchorId="5E0EE167" wp14:editId="7B2B57C5">
            <wp:extent cx="2107324" cy="1209234"/>
            <wp:effectExtent l="0" t="0" r="1270" b="0"/>
            <wp:docPr id="138928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83763" name=""/>
                    <pic:cNvPicPr/>
                  </pic:nvPicPr>
                  <pic:blipFill>
                    <a:blip r:embed="rId7"/>
                    <a:stretch>
                      <a:fillRect/>
                    </a:stretch>
                  </pic:blipFill>
                  <pic:spPr>
                    <a:xfrm>
                      <a:off x="0" y="0"/>
                      <a:ext cx="2160125" cy="1239532"/>
                    </a:xfrm>
                    <a:prstGeom prst="rect">
                      <a:avLst/>
                    </a:prstGeom>
                  </pic:spPr>
                </pic:pic>
              </a:graphicData>
            </a:graphic>
          </wp:inline>
        </w:drawing>
      </w:r>
    </w:p>
    <w:p w14:paraId="3622C632" w14:textId="77777777" w:rsidR="00F3038B" w:rsidRDefault="00F3038B" w:rsidP="00F3038B">
      <w:pPr>
        <w:spacing w:before="100" w:beforeAutospacing="1" w:after="100" w:afterAutospacing="1"/>
        <w:rPr>
          <w:rFonts w:ascii="Times New Roman" w:eastAsia="Times New Roman" w:hAnsi="Times New Roman" w:cs="Times New Roman"/>
        </w:rPr>
      </w:pPr>
    </w:p>
    <w:p w14:paraId="7367E3B5" w14:textId="77777777" w:rsidR="00F3038B" w:rsidRPr="005B3CB0" w:rsidRDefault="00F3038B" w:rsidP="005B3CB0">
      <w:pPr>
        <w:spacing w:before="100" w:beforeAutospacing="1" w:after="100" w:afterAutospacing="1"/>
        <w:ind w:left="720"/>
        <w:rPr>
          <w:rFonts w:ascii="Times New Roman" w:eastAsia="Times New Roman" w:hAnsi="Times New Roman" w:cs="Times New Roman"/>
        </w:rPr>
      </w:pPr>
    </w:p>
    <w:p w14:paraId="1B75FB2A" w14:textId="77777777" w:rsidR="005B3CB0" w:rsidRPr="005B3CB0" w:rsidRDefault="005B3CB0" w:rsidP="005B3CB0">
      <w:pPr>
        <w:numPr>
          <w:ilvl w:val="0"/>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Fundamental frequency</w:t>
      </w:r>
    </w:p>
    <w:p w14:paraId="18314783"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Def: The pitch (Hz) at the start of the vowel.</w:t>
      </w:r>
    </w:p>
    <w:p w14:paraId="35912A7B"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/p, t, k/ has higher F0, with wider glottal opening and more tension</w:t>
      </w:r>
    </w:p>
    <w:p w14:paraId="1D178BE0" w14:textId="77777777" w:rsidR="005B3CB0" w:rsidRPr="005B3CB0" w:rsidRDefault="005B3CB0" w:rsidP="005B3CB0">
      <w:pPr>
        <w:numPr>
          <w:ilvl w:val="0"/>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Vowel duration</w:t>
      </w:r>
    </w:p>
    <w:p w14:paraId="2B5DC606"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Def: The length of the vowel segment after the stop.</w:t>
      </w:r>
    </w:p>
    <w:p w14:paraId="4782B01E"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/p, t, k/ has shorter duation (also because of cutting back)</w:t>
      </w:r>
    </w:p>
    <w:p w14:paraId="7BAB43DD" w14:textId="77777777" w:rsidR="005B3CB0" w:rsidRPr="005B3CB0" w:rsidRDefault="005B3CB0" w:rsidP="005B3CB0">
      <w:pPr>
        <w:numPr>
          <w:ilvl w:val="0"/>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format frequency</w:t>
      </w:r>
    </w:p>
    <w:p w14:paraId="745774BC"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Def: 1) F1 tells you how open the mouth is, 2) F2 tells you where the tongue is (front vs. back) and both are frequency peaks. they show how the shape of your mouth changes when going from the stop constriction → into the vowel</w:t>
      </w:r>
    </w:p>
    <w:p w14:paraId="5A264F73"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Voiceless stops → </w:t>
      </w:r>
      <w:r w:rsidRPr="005B3CB0">
        <w:rPr>
          <w:rFonts w:ascii="Times New Roman" w:eastAsia="Times New Roman" w:hAnsi="Times New Roman" w:cs="Times New Roman"/>
          <w:b/>
          <w:bCs/>
        </w:rPr>
        <w:t>Higher F1 onset and Reduced or absent visible transitions</w:t>
      </w:r>
    </w:p>
    <w:p w14:paraId="0AC2D210"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voiced → lower F1 onset but clear transitions</w:t>
      </w:r>
    </w:p>
    <w:p w14:paraId="6F0156C6" w14:textId="77777777" w:rsidR="005B3CB0" w:rsidRPr="005B3CB0" w:rsidRDefault="005B3CB0" w:rsidP="005B3CB0">
      <w:pPr>
        <w:numPr>
          <w:ilvl w:val="0"/>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aspiration intensity</w:t>
      </w:r>
    </w:p>
    <w:p w14:paraId="216AD527"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 xml:space="preserve">Def: </w:t>
      </w:r>
      <w:r w:rsidRPr="00333DB8">
        <w:rPr>
          <w:rFonts w:ascii="Times New Roman" w:eastAsia="Times New Roman" w:hAnsi="Times New Roman" w:cs="Times New Roman"/>
        </w:rPr>
        <w:t>the burst of breathy, noisy air that comes out right after releasing a voiceless stop like /p/, /t/, /k/.</w:t>
      </w:r>
    </w:p>
    <w:p w14:paraId="1A801050"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voiceless stops → longer</w:t>
      </w:r>
    </w:p>
    <w:p w14:paraId="3DFE8A0E" w14:textId="77777777" w:rsidR="005B3CB0" w:rsidRPr="005B3CB0" w:rsidRDefault="005B3CB0" w:rsidP="005B3CB0">
      <w:pPr>
        <w:numPr>
          <w:ilvl w:val="0"/>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burst spectrum</w:t>
      </w:r>
    </w:p>
    <w:p w14:paraId="69030F61"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Def: The frequency distribution of the energy in the burst right after stop release</w:t>
      </w:r>
    </w:p>
    <w:p w14:paraId="3571E357" w14:textId="77777777" w:rsidR="005B3CB0" w:rsidRPr="005B3CB0" w:rsidRDefault="005B3CB0" w:rsidP="005B3CB0">
      <w:pPr>
        <w:numPr>
          <w:ilvl w:val="1"/>
          <w:numId w:val="2"/>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Voiceless stops have stronger releases and produce </w:t>
      </w:r>
      <w:r w:rsidRPr="00333DB8">
        <w:rPr>
          <w:rFonts w:ascii="Times New Roman" w:eastAsia="Times New Roman" w:hAnsi="Times New Roman" w:cs="Times New Roman"/>
        </w:rPr>
        <w:t>sharper, higher-frequency</w:t>
      </w:r>
      <w:r w:rsidRPr="005B3CB0">
        <w:rPr>
          <w:rFonts w:ascii="Times New Roman" w:eastAsia="Times New Roman" w:hAnsi="Times New Roman" w:cs="Times New Roman"/>
        </w:rPr>
        <w:t> bursts.</w:t>
      </w:r>
    </w:p>
    <w:p w14:paraId="6D2B580B" w14:textId="77777777" w:rsidR="005B3CB0" w:rsidRPr="005B3CB0" w:rsidRDefault="005B3CB0" w:rsidP="00333DB8">
      <w:pPr>
        <w:spacing w:before="100" w:beforeAutospacing="1"/>
        <w:rPr>
          <w:rFonts w:ascii="Times New Roman" w:eastAsia="Times New Roman" w:hAnsi="Times New Roman" w:cs="Times New Roman"/>
        </w:rPr>
      </w:pPr>
      <w:r w:rsidRPr="005B3CB0">
        <w:rPr>
          <w:rFonts w:ascii="Times New Roman" w:eastAsia="Times New Roman" w:hAnsi="Times New Roman" w:cs="Times New Roman"/>
        </w:rPr>
        <w:t>others from Tan</w:t>
      </w:r>
    </w:p>
    <w:p w14:paraId="32DD9D3A" w14:textId="77777777" w:rsidR="005B3CB0" w:rsidRPr="005B3CB0" w:rsidRDefault="005B3CB0" w:rsidP="005B3CB0">
      <w:pPr>
        <w:numPr>
          <w:ilvl w:val="0"/>
          <w:numId w:val="3"/>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 xml:space="preserve">Duration of </w:t>
      </w:r>
      <w:r w:rsidRPr="00333DB8">
        <w:rPr>
          <w:rFonts w:ascii="Times New Roman" w:eastAsia="Times New Roman" w:hAnsi="Times New Roman" w:cs="Times New Roman"/>
        </w:rPr>
        <w:t>pre-voicing</w:t>
      </w:r>
      <w:r w:rsidRPr="005B3CB0">
        <w:rPr>
          <w:rFonts w:ascii="Times New Roman" w:eastAsia="Times New Roman" w:hAnsi="Times New Roman" w:cs="Times New Roman"/>
        </w:rPr>
        <w:t xml:space="preserve"> (VOT is negative) </w:t>
      </w:r>
    </w:p>
    <w:p w14:paraId="7AE57DE1" w14:textId="77777777" w:rsidR="005B3CB0" w:rsidRPr="005B3CB0" w:rsidRDefault="005B3CB0" w:rsidP="005B3CB0">
      <w:pPr>
        <w:numPr>
          <w:ilvl w:val="1"/>
          <w:numId w:val="3"/>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Def: vocal fold vibration before the release of the stop</w:t>
      </w:r>
    </w:p>
    <w:p w14:paraId="511B0956" w14:textId="77777777" w:rsidR="005B3CB0" w:rsidRPr="005B3CB0" w:rsidRDefault="005B3CB0" w:rsidP="005B3CB0">
      <w:pPr>
        <w:numPr>
          <w:ilvl w:val="1"/>
          <w:numId w:val="3"/>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/d/ has pre-voicing</w:t>
      </w:r>
    </w:p>
    <w:p w14:paraId="154217F7" w14:textId="77777777" w:rsidR="005B3CB0" w:rsidRPr="005B3CB0" w:rsidRDefault="005B3CB0" w:rsidP="005B3CB0">
      <w:pPr>
        <w:numPr>
          <w:ilvl w:val="0"/>
          <w:numId w:val="3"/>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 xml:space="preserve">the mean F0 of the first 25% of the vowel duration. </w:t>
      </w:r>
    </w:p>
    <w:p w14:paraId="239E0B8A" w14:textId="77777777" w:rsidR="005B3CB0" w:rsidRPr="005B3CB0" w:rsidRDefault="005B3CB0" w:rsidP="005B3CB0">
      <w:pPr>
        <w:numPr>
          <w:ilvl w:val="1"/>
          <w:numId w:val="3"/>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Def: average pitch of the vowel during its onset</w:t>
      </w:r>
    </w:p>
    <w:p w14:paraId="012D7871" w14:textId="77777777" w:rsidR="005B3CB0" w:rsidRPr="005B3CB0" w:rsidRDefault="005B3CB0" w:rsidP="005B3CB0">
      <w:pPr>
        <w:numPr>
          <w:ilvl w:val="1"/>
          <w:numId w:val="3"/>
        </w:num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/d/ has lower F0</w:t>
      </w:r>
    </w:p>
    <w:p w14:paraId="48722938" w14:textId="77777777" w:rsidR="005B3CB0" w:rsidRPr="005B3CB0" w:rsidRDefault="005B3CB0" w:rsidP="005B3CB0">
      <w:p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lastRenderedPageBreak/>
        <w:t>The annotation boundaries were made following approaches reported in prior studies (e.g. Clayards, 2017; Dmitrieva et al., 2015; Francis et al., 2003; Kirby &amp; Ladd, 2016)</w:t>
      </w:r>
    </w:p>
    <w:p w14:paraId="5EA41C97" w14:textId="77777777" w:rsidR="005B3CB0" w:rsidRPr="005B3CB0" w:rsidRDefault="005B3CB0" w:rsidP="005B3CB0">
      <w:p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#question: how to identify pre-voicing, VOT, vowel duration</w:t>
      </w:r>
    </w:p>
    <w:p w14:paraId="58E9AA97" w14:textId="77777777" w:rsidR="005B3CB0" w:rsidRPr="005B3CB0" w:rsidRDefault="005B3CB0" w:rsidP="005B3CB0">
      <w:p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b/>
          <w:bCs/>
        </w:rPr>
        <w:t>A natural approach of modifying sound (Winn, 2004)</w:t>
      </w:r>
    </w:p>
    <w:p w14:paraId="1742459D" w14:textId="77777777" w:rsidR="005B3CB0" w:rsidRPr="005B3CB0" w:rsidRDefault="005B3CB0" w:rsidP="005B3CB0">
      <w:p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Replace the beginning of the voiced vowel with the aspirated segment from the voiceless token.</w:t>
      </w:r>
    </w:p>
    <w:p w14:paraId="64755AF2" w14:textId="77777777" w:rsidR="005B3CB0" w:rsidRPr="005B3CB0" w:rsidRDefault="005B3CB0" w:rsidP="005B3CB0">
      <w:p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How to modify:</w:t>
      </w:r>
    </w:p>
    <w:p w14:paraId="052ED7A0" w14:textId="77777777" w:rsidR="005B3CB0" w:rsidRPr="005B3CB0" w:rsidRDefault="005B3CB0" w:rsidP="005B3CB0">
      <w:p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1/ Take a voiced token and delete its vowel onset and replace it with that from its voiceless minimal-pair counterpart</w:t>
      </w:r>
    </w:p>
    <w:p w14:paraId="7112C334" w14:textId="77777777" w:rsidR="005B3CB0" w:rsidRPr="005B3CB0" w:rsidRDefault="005B3CB0" w:rsidP="005B3CB0">
      <w:p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2/ set the fundamental frequency (F0) to covary with VOT</w:t>
      </w:r>
    </w:p>
    <w:p w14:paraId="77D796ED" w14:textId="77777777" w:rsidR="005B3CB0" w:rsidRPr="005B3CB0" w:rsidRDefault="005B3CB0" w:rsidP="005B3CB0">
      <w:p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this might not hold for prevoicing</w:t>
      </w:r>
    </w:p>
    <w:p w14:paraId="24C5F7AA" w14:textId="77777777" w:rsidR="005B3CB0" w:rsidRPr="005B3CB0" w:rsidRDefault="005B3CB0" w:rsidP="005B3CB0">
      <w:p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3/ aspiration intensity covary positively with VOT</w:t>
      </w:r>
    </w:p>
    <w:p w14:paraId="59BAE815" w14:textId="77777777" w:rsidR="005B3CB0" w:rsidRPr="005B3CB0" w:rsidRDefault="005B3CB0" w:rsidP="005B3CB0">
      <w:p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Specifically, the F0 at vowel onset of each stimulus was set to respect the linear relation with VOT observed in the original recordings of the talker. The duration of the vowel was set to follow the natural trade-off relation with VOT</w:t>
      </w:r>
    </w:p>
    <w:p w14:paraId="726657BA" w14:textId="77777777" w:rsidR="005B3CB0" w:rsidRPr="005B3CB0" w:rsidRDefault="005B3CB0" w:rsidP="005B3CB0">
      <w:pPr>
        <w:spacing w:before="100" w:beforeAutospacing="1" w:after="100" w:afterAutospacing="1"/>
        <w:rPr>
          <w:rFonts w:ascii="Times New Roman" w:eastAsia="Times New Roman" w:hAnsi="Times New Roman" w:cs="Times New Roman"/>
        </w:rPr>
      </w:pPr>
      <w:r w:rsidRPr="005B3CB0">
        <w:rPr>
          <w:rFonts w:ascii="Times New Roman" w:eastAsia="Times New Roman" w:hAnsi="Times New Roman" w:cs="Times New Roman"/>
        </w:rPr>
        <w:t>/t/ typically has longer VOT (especially in English), meaning the release is followed by a delay before voicing begins</w:t>
      </w:r>
    </w:p>
    <w:p w14:paraId="5D30D09D" w14:textId="09E32A9C" w:rsidR="00E351F6" w:rsidRDefault="00E351F6"/>
    <w:p w14:paraId="20FF876E" w14:textId="49FF9DA9" w:rsidR="001732DD" w:rsidRDefault="001732DD" w:rsidP="001732DD">
      <w:pPr>
        <w:pStyle w:val="Heading2"/>
      </w:pPr>
      <w:r>
        <w:t>specification in tan &amp; jaeger</w:t>
      </w:r>
    </w:p>
    <w:p w14:paraId="769B69D8" w14:textId="77777777" w:rsidR="001732DD" w:rsidRDefault="001732DD" w:rsidP="001732DD"/>
    <w:p w14:paraId="3701A6FA" w14:textId="4C1E2F00" w:rsidR="001732DD" w:rsidRDefault="001732DD" w:rsidP="001732DD">
      <w:r>
        <w:t>Only choose one recorder</w:t>
      </w:r>
      <w:r w:rsidR="005D4404">
        <w:t xml:space="preserve"> among five</w:t>
      </w:r>
    </w:p>
    <w:p w14:paraId="64CD7625" w14:textId="05711467" w:rsidR="001732DD" w:rsidRPr="001732DD" w:rsidRDefault="001732DD" w:rsidP="001732DD">
      <w:r w:rsidRPr="001732DD">
        <w:t xml:space="preserve">Record 8 </w:t>
      </w:r>
      <w:r w:rsidR="005D4404">
        <w:t>tokens</w:t>
      </w:r>
      <w:r w:rsidRPr="001732DD">
        <w:t xml:space="preserve"> of 4 /d-t/ minimal pairs (dill-till, din-tin, dim-tim, dip-tip) +  20 filler words. These fillers were made up of 10 minimal or near minimal pairs with different sounds at</w:t>
      </w:r>
      <w:r w:rsidR="005D4404">
        <w:t xml:space="preserve"> </w:t>
      </w:r>
      <w:r w:rsidRPr="001732DD">
        <w:t>onset.</w:t>
      </w:r>
    </w:p>
    <w:p w14:paraId="0C508607" w14:textId="583897F7" w:rsidR="001732DD" w:rsidRPr="001732DD" w:rsidRDefault="001732DD" w:rsidP="001732DD">
      <w:r w:rsidRPr="001732DD">
        <w:t>Stimulus intensity was normalized to 70 dB sound pressure level for all recordings.</w:t>
      </w:r>
      <w:r w:rsidR="005D4404">
        <w:t xml:space="preserve"> </w:t>
      </w:r>
      <w:ins w:id="0" w:author="Nan Wang (LIN)" w:date="2025-11-29T22:34:00Z" w16du:dateUtc="2025-11-29T14:34:00Z">
        <w:r w:rsidRPr="001732DD">
          <w:t>#question: how to normalize stimulus intensity</w:t>
        </w:r>
      </w:ins>
    </w:p>
    <w:p w14:paraId="08327B96" w14:textId="77777777" w:rsidR="001732DD" w:rsidRPr="001732DD" w:rsidRDefault="001732DD" w:rsidP="001732DD">
      <w:r w:rsidRPr="001732DD">
        <w:t>The critical minimal pair recordings were used to create four VOT continua ranging from −100 to +130 ms in 5 ms steps.</w:t>
      </w:r>
    </w:p>
    <w:p w14:paraId="18E6AED2" w14:textId="77777777" w:rsidR="001732DD" w:rsidRDefault="001732DD" w:rsidP="001732DD"/>
    <w:p w14:paraId="2989A0C3" w14:textId="001972D2" w:rsidR="00623B95" w:rsidRPr="004B3DD5" w:rsidRDefault="00623B95" w:rsidP="001732DD">
      <w:pPr>
        <w:rPr>
          <w:lang w:val="en-US"/>
        </w:rPr>
      </w:pPr>
    </w:p>
    <w:sectPr w:rsidR="00623B95" w:rsidRPr="004B3D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816"/>
    <w:multiLevelType w:val="hybridMultilevel"/>
    <w:tmpl w:val="35B01DD0"/>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7921D56"/>
    <w:multiLevelType w:val="multilevel"/>
    <w:tmpl w:val="25DCE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3259C"/>
    <w:multiLevelType w:val="hybridMultilevel"/>
    <w:tmpl w:val="00BA1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2B017E"/>
    <w:multiLevelType w:val="multilevel"/>
    <w:tmpl w:val="E5324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101FF9"/>
    <w:multiLevelType w:val="hybridMultilevel"/>
    <w:tmpl w:val="74D8E2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157886"/>
    <w:multiLevelType w:val="hybridMultilevel"/>
    <w:tmpl w:val="9F82F0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E54753"/>
    <w:multiLevelType w:val="multilevel"/>
    <w:tmpl w:val="1C1C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52381"/>
    <w:multiLevelType w:val="hybridMultilevel"/>
    <w:tmpl w:val="68841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C0A1C26"/>
    <w:multiLevelType w:val="hybridMultilevel"/>
    <w:tmpl w:val="4CFA656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736A0CEC"/>
    <w:multiLevelType w:val="hybridMultilevel"/>
    <w:tmpl w:val="F09E8C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CD67E67"/>
    <w:multiLevelType w:val="hybridMultilevel"/>
    <w:tmpl w:val="F3A0D8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78297646">
    <w:abstractNumId w:val="6"/>
  </w:num>
  <w:num w:numId="2" w16cid:durableId="308290258">
    <w:abstractNumId w:val="3"/>
  </w:num>
  <w:num w:numId="3" w16cid:durableId="886574064">
    <w:abstractNumId w:val="1"/>
  </w:num>
  <w:num w:numId="4" w16cid:durableId="241838022">
    <w:abstractNumId w:val="2"/>
  </w:num>
  <w:num w:numId="5" w16cid:durableId="1940329158">
    <w:abstractNumId w:val="5"/>
  </w:num>
  <w:num w:numId="6" w16cid:durableId="519271899">
    <w:abstractNumId w:val="8"/>
  </w:num>
  <w:num w:numId="7" w16cid:durableId="333262439">
    <w:abstractNumId w:val="9"/>
  </w:num>
  <w:num w:numId="8" w16cid:durableId="1553806588">
    <w:abstractNumId w:val="7"/>
  </w:num>
  <w:num w:numId="9" w16cid:durableId="1928810199">
    <w:abstractNumId w:val="4"/>
  </w:num>
  <w:num w:numId="10" w16cid:durableId="2132169343">
    <w:abstractNumId w:val="0"/>
  </w:num>
  <w:num w:numId="11" w16cid:durableId="39362369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 Wang (LIN)">
    <w15:presenceInfo w15:providerId="AD" w15:userId="S::nanwang@cuhk.edu.hk::e8ed97d9-2e7d-4c85-a409-537681f2a7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CB0"/>
    <w:rsid w:val="000C03E5"/>
    <w:rsid w:val="0010246D"/>
    <w:rsid w:val="00145572"/>
    <w:rsid w:val="001732DD"/>
    <w:rsid w:val="001C2923"/>
    <w:rsid w:val="001C5F99"/>
    <w:rsid w:val="001D7145"/>
    <w:rsid w:val="001F25C5"/>
    <w:rsid w:val="00205868"/>
    <w:rsid w:val="00222932"/>
    <w:rsid w:val="00246107"/>
    <w:rsid w:val="0028764D"/>
    <w:rsid w:val="002D384E"/>
    <w:rsid w:val="002F2880"/>
    <w:rsid w:val="00333DB8"/>
    <w:rsid w:val="00337FE6"/>
    <w:rsid w:val="0038454A"/>
    <w:rsid w:val="003B79B3"/>
    <w:rsid w:val="003F5D20"/>
    <w:rsid w:val="004A169E"/>
    <w:rsid w:val="004B3C4E"/>
    <w:rsid w:val="004B3DD5"/>
    <w:rsid w:val="004E26B7"/>
    <w:rsid w:val="004E425A"/>
    <w:rsid w:val="004F3770"/>
    <w:rsid w:val="00554164"/>
    <w:rsid w:val="00591134"/>
    <w:rsid w:val="005B3CB0"/>
    <w:rsid w:val="005C12D5"/>
    <w:rsid w:val="005D4404"/>
    <w:rsid w:val="006042C2"/>
    <w:rsid w:val="00621684"/>
    <w:rsid w:val="00623B95"/>
    <w:rsid w:val="00661E01"/>
    <w:rsid w:val="006B5BF9"/>
    <w:rsid w:val="006E5A2F"/>
    <w:rsid w:val="006E6141"/>
    <w:rsid w:val="00701209"/>
    <w:rsid w:val="00712693"/>
    <w:rsid w:val="0076653D"/>
    <w:rsid w:val="00776EA7"/>
    <w:rsid w:val="007C3E09"/>
    <w:rsid w:val="007D2E3F"/>
    <w:rsid w:val="007F0936"/>
    <w:rsid w:val="007F20D9"/>
    <w:rsid w:val="00805A8E"/>
    <w:rsid w:val="008143DB"/>
    <w:rsid w:val="00836325"/>
    <w:rsid w:val="00846AC2"/>
    <w:rsid w:val="00865A62"/>
    <w:rsid w:val="00866A9E"/>
    <w:rsid w:val="00885310"/>
    <w:rsid w:val="008A6287"/>
    <w:rsid w:val="008C5806"/>
    <w:rsid w:val="00922D80"/>
    <w:rsid w:val="00A30FF6"/>
    <w:rsid w:val="00A9245F"/>
    <w:rsid w:val="00B26AA9"/>
    <w:rsid w:val="00B27070"/>
    <w:rsid w:val="00B540C5"/>
    <w:rsid w:val="00BE7F6B"/>
    <w:rsid w:val="00C479AA"/>
    <w:rsid w:val="00C73966"/>
    <w:rsid w:val="00CA4847"/>
    <w:rsid w:val="00CD2974"/>
    <w:rsid w:val="00D056CF"/>
    <w:rsid w:val="00D14985"/>
    <w:rsid w:val="00D351B5"/>
    <w:rsid w:val="00D50D84"/>
    <w:rsid w:val="00D60263"/>
    <w:rsid w:val="00DB1D5F"/>
    <w:rsid w:val="00DB5165"/>
    <w:rsid w:val="00E351F6"/>
    <w:rsid w:val="00E57EFB"/>
    <w:rsid w:val="00E635E4"/>
    <w:rsid w:val="00EC2BC9"/>
    <w:rsid w:val="00F3038B"/>
    <w:rsid w:val="00F95E42"/>
    <w:rsid w:val="00FC12D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2F930"/>
  <w15:chartTrackingRefBased/>
  <w15:docId w15:val="{4FE60F46-A846-3B44-918B-7555F16E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N"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2DD"/>
    <w:pPr>
      <w:spacing w:before="0" w:after="0"/>
    </w:pPr>
    <w:rPr>
      <w:rFonts w:ascii="Calibri" w:hAnsi="Calibri"/>
      <w:sz w:val="24"/>
      <w:szCs w:val="20"/>
    </w:rPr>
  </w:style>
  <w:style w:type="paragraph" w:styleId="Heading1">
    <w:name w:val="heading 1"/>
    <w:basedOn w:val="Normal"/>
    <w:next w:val="Normal"/>
    <w:link w:val="Heading1Char"/>
    <w:uiPriority w:val="9"/>
    <w:qFormat/>
    <w:rsid w:val="00E351F6"/>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E351F6"/>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sz w:val="22"/>
      <w:szCs w:val="22"/>
    </w:rPr>
  </w:style>
  <w:style w:type="paragraph" w:styleId="Heading3">
    <w:name w:val="heading 3"/>
    <w:basedOn w:val="Normal"/>
    <w:next w:val="Normal"/>
    <w:link w:val="Heading3Char"/>
    <w:uiPriority w:val="9"/>
    <w:semiHidden/>
    <w:unhideWhenUsed/>
    <w:qFormat/>
    <w:rsid w:val="00E351F6"/>
    <w:pPr>
      <w:pBdr>
        <w:top w:val="single" w:sz="6" w:space="2" w:color="156082" w:themeColor="accent1"/>
        <w:left w:val="single" w:sz="6" w:space="2" w:color="156082" w:themeColor="accent1"/>
      </w:pBdr>
      <w:spacing w:before="30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E351F6"/>
    <w:pPr>
      <w:pBdr>
        <w:top w:val="dotted" w:sz="6" w:space="2" w:color="156082" w:themeColor="accent1"/>
        <w:left w:val="dotted" w:sz="6" w:space="2" w:color="156082" w:themeColor="accent1"/>
      </w:pBdr>
      <w:spacing w:before="30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E351F6"/>
    <w:pPr>
      <w:pBdr>
        <w:bottom w:val="single" w:sz="6" w:space="1" w:color="156082" w:themeColor="accent1"/>
      </w:pBdr>
      <w:spacing w:before="30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E351F6"/>
    <w:pPr>
      <w:pBdr>
        <w:bottom w:val="dotted" w:sz="6" w:space="1" w:color="156082" w:themeColor="accent1"/>
      </w:pBdr>
      <w:spacing w:before="30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E351F6"/>
    <w:pPr>
      <w:spacing w:before="30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E351F6"/>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E351F6"/>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51F6"/>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E351F6"/>
    <w:rPr>
      <w:caps/>
      <w:color w:val="156082" w:themeColor="accent1"/>
      <w:spacing w:val="10"/>
      <w:kern w:val="28"/>
      <w:sz w:val="52"/>
      <w:szCs w:val="52"/>
    </w:rPr>
  </w:style>
  <w:style w:type="character" w:customStyle="1" w:styleId="Heading1Char">
    <w:name w:val="Heading 1 Char"/>
    <w:basedOn w:val="DefaultParagraphFont"/>
    <w:link w:val="Heading1"/>
    <w:uiPriority w:val="9"/>
    <w:rsid w:val="00E351F6"/>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E351F6"/>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E351F6"/>
    <w:rPr>
      <w:caps/>
      <w:color w:val="0A2F40" w:themeColor="accent1" w:themeShade="7F"/>
      <w:spacing w:val="15"/>
    </w:rPr>
  </w:style>
  <w:style w:type="character" w:customStyle="1" w:styleId="Heading4Char">
    <w:name w:val="Heading 4 Char"/>
    <w:basedOn w:val="DefaultParagraphFont"/>
    <w:link w:val="Heading4"/>
    <w:uiPriority w:val="9"/>
    <w:semiHidden/>
    <w:rsid w:val="00E351F6"/>
    <w:rPr>
      <w:caps/>
      <w:color w:val="0F4761" w:themeColor="accent1" w:themeShade="BF"/>
      <w:spacing w:val="10"/>
    </w:rPr>
  </w:style>
  <w:style w:type="character" w:customStyle="1" w:styleId="Heading5Char">
    <w:name w:val="Heading 5 Char"/>
    <w:basedOn w:val="DefaultParagraphFont"/>
    <w:link w:val="Heading5"/>
    <w:uiPriority w:val="9"/>
    <w:semiHidden/>
    <w:rsid w:val="00E351F6"/>
    <w:rPr>
      <w:caps/>
      <w:color w:val="0F4761" w:themeColor="accent1" w:themeShade="BF"/>
      <w:spacing w:val="10"/>
    </w:rPr>
  </w:style>
  <w:style w:type="character" w:customStyle="1" w:styleId="Heading6Char">
    <w:name w:val="Heading 6 Char"/>
    <w:basedOn w:val="DefaultParagraphFont"/>
    <w:link w:val="Heading6"/>
    <w:uiPriority w:val="9"/>
    <w:semiHidden/>
    <w:rsid w:val="00E351F6"/>
    <w:rPr>
      <w:caps/>
      <w:color w:val="0F4761" w:themeColor="accent1" w:themeShade="BF"/>
      <w:spacing w:val="10"/>
    </w:rPr>
  </w:style>
  <w:style w:type="character" w:customStyle="1" w:styleId="Heading7Char">
    <w:name w:val="Heading 7 Char"/>
    <w:basedOn w:val="DefaultParagraphFont"/>
    <w:link w:val="Heading7"/>
    <w:uiPriority w:val="9"/>
    <w:semiHidden/>
    <w:rsid w:val="00E351F6"/>
    <w:rPr>
      <w:caps/>
      <w:color w:val="0F4761" w:themeColor="accent1" w:themeShade="BF"/>
      <w:spacing w:val="10"/>
    </w:rPr>
  </w:style>
  <w:style w:type="character" w:customStyle="1" w:styleId="Heading8Char">
    <w:name w:val="Heading 8 Char"/>
    <w:basedOn w:val="DefaultParagraphFont"/>
    <w:link w:val="Heading8"/>
    <w:uiPriority w:val="9"/>
    <w:semiHidden/>
    <w:rsid w:val="00E351F6"/>
    <w:rPr>
      <w:caps/>
      <w:spacing w:val="10"/>
      <w:sz w:val="18"/>
      <w:szCs w:val="18"/>
    </w:rPr>
  </w:style>
  <w:style w:type="character" w:customStyle="1" w:styleId="Heading9Char">
    <w:name w:val="Heading 9 Char"/>
    <w:basedOn w:val="DefaultParagraphFont"/>
    <w:link w:val="Heading9"/>
    <w:uiPriority w:val="9"/>
    <w:semiHidden/>
    <w:rsid w:val="00E351F6"/>
    <w:rPr>
      <w:i/>
      <w:caps/>
      <w:spacing w:val="10"/>
      <w:sz w:val="18"/>
      <w:szCs w:val="18"/>
    </w:rPr>
  </w:style>
  <w:style w:type="paragraph" w:styleId="Subtitle">
    <w:name w:val="Subtitle"/>
    <w:basedOn w:val="Normal"/>
    <w:next w:val="Normal"/>
    <w:link w:val="SubtitleChar"/>
    <w:uiPriority w:val="11"/>
    <w:qFormat/>
    <w:rsid w:val="00E351F6"/>
    <w:pPr>
      <w:spacing w:after="1000" w:line="240" w:lineRule="auto"/>
    </w:pPr>
    <w:rPr>
      <w:caps/>
      <w:color w:val="595959" w:themeColor="text1" w:themeTint="A6"/>
      <w:spacing w:val="10"/>
      <w:szCs w:val="24"/>
    </w:rPr>
  </w:style>
  <w:style w:type="character" w:customStyle="1" w:styleId="SubtitleChar">
    <w:name w:val="Subtitle Char"/>
    <w:basedOn w:val="DefaultParagraphFont"/>
    <w:link w:val="Subtitle"/>
    <w:uiPriority w:val="11"/>
    <w:rsid w:val="00E351F6"/>
    <w:rPr>
      <w:caps/>
      <w:color w:val="595959" w:themeColor="text1" w:themeTint="A6"/>
      <w:spacing w:val="10"/>
      <w:sz w:val="24"/>
      <w:szCs w:val="24"/>
    </w:rPr>
  </w:style>
  <w:style w:type="paragraph" w:styleId="Quote">
    <w:name w:val="Quote"/>
    <w:basedOn w:val="Normal"/>
    <w:next w:val="Normal"/>
    <w:link w:val="QuoteChar"/>
    <w:uiPriority w:val="29"/>
    <w:qFormat/>
    <w:rsid w:val="00E351F6"/>
    <w:rPr>
      <w:i/>
      <w:iCs/>
    </w:rPr>
  </w:style>
  <w:style w:type="character" w:customStyle="1" w:styleId="QuoteChar">
    <w:name w:val="Quote Char"/>
    <w:basedOn w:val="DefaultParagraphFont"/>
    <w:link w:val="Quote"/>
    <w:uiPriority w:val="29"/>
    <w:rsid w:val="00E351F6"/>
    <w:rPr>
      <w:i/>
      <w:iCs/>
      <w:sz w:val="20"/>
      <w:szCs w:val="20"/>
    </w:rPr>
  </w:style>
  <w:style w:type="paragraph" w:styleId="ListParagraph">
    <w:name w:val="List Paragraph"/>
    <w:basedOn w:val="Normal"/>
    <w:uiPriority w:val="34"/>
    <w:qFormat/>
    <w:rsid w:val="00E351F6"/>
    <w:pPr>
      <w:ind w:left="720"/>
      <w:contextualSpacing/>
    </w:pPr>
  </w:style>
  <w:style w:type="character" w:styleId="IntenseEmphasis">
    <w:name w:val="Intense Emphasis"/>
    <w:uiPriority w:val="21"/>
    <w:qFormat/>
    <w:rsid w:val="00E351F6"/>
    <w:rPr>
      <w:b/>
      <w:bCs/>
      <w:caps/>
      <w:color w:val="0A2F40" w:themeColor="accent1" w:themeShade="7F"/>
      <w:spacing w:val="10"/>
    </w:rPr>
  </w:style>
  <w:style w:type="paragraph" w:styleId="IntenseQuote">
    <w:name w:val="Intense Quote"/>
    <w:basedOn w:val="Normal"/>
    <w:next w:val="Normal"/>
    <w:link w:val="IntenseQuoteChar"/>
    <w:uiPriority w:val="30"/>
    <w:qFormat/>
    <w:rsid w:val="00E351F6"/>
    <w:pPr>
      <w:pBdr>
        <w:top w:val="single" w:sz="4" w:space="10" w:color="156082" w:themeColor="accent1"/>
        <w:left w:val="single" w:sz="4" w:space="10" w:color="156082" w:themeColor="accent1"/>
      </w:pBdr>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E351F6"/>
    <w:rPr>
      <w:i/>
      <w:iCs/>
      <w:color w:val="156082" w:themeColor="accent1"/>
      <w:sz w:val="20"/>
      <w:szCs w:val="20"/>
    </w:rPr>
  </w:style>
  <w:style w:type="character" w:styleId="IntenseReference">
    <w:name w:val="Intense Reference"/>
    <w:uiPriority w:val="32"/>
    <w:qFormat/>
    <w:rsid w:val="00E351F6"/>
    <w:rPr>
      <w:b/>
      <w:bCs/>
      <w:i/>
      <w:iCs/>
      <w:caps/>
      <w:color w:val="156082" w:themeColor="accent1"/>
    </w:rPr>
  </w:style>
  <w:style w:type="paragraph" w:styleId="NormalWeb">
    <w:name w:val="Normal (Web)"/>
    <w:basedOn w:val="Normal"/>
    <w:uiPriority w:val="99"/>
    <w:semiHidden/>
    <w:unhideWhenUsed/>
    <w:rsid w:val="005B3CB0"/>
    <w:pPr>
      <w:spacing w:before="100" w:beforeAutospacing="1" w:after="100" w:afterAutospacing="1"/>
    </w:pPr>
    <w:rPr>
      <w:rFonts w:ascii="Times New Roman" w:eastAsia="Times New Roman" w:hAnsi="Times New Roman" w:cs="Times New Roman"/>
    </w:rPr>
  </w:style>
  <w:style w:type="character" w:styleId="Strong">
    <w:name w:val="Strong"/>
    <w:uiPriority w:val="22"/>
    <w:qFormat/>
    <w:rsid w:val="00E351F6"/>
    <w:rPr>
      <w:b/>
      <w:bCs/>
    </w:rPr>
  </w:style>
  <w:style w:type="paragraph" w:customStyle="1" w:styleId="Style1">
    <w:name w:val="Style1"/>
    <w:basedOn w:val="Normal"/>
    <w:rsid w:val="00E351F6"/>
    <w:pPr>
      <w:spacing w:before="100" w:beforeAutospacing="1" w:after="100" w:afterAutospacing="1"/>
    </w:pPr>
    <w:rPr>
      <w:rFonts w:ascii="Times New Roman" w:eastAsia="Times New Roman" w:hAnsi="Times New Roman" w:cs="Times New Roman"/>
      <w:b/>
      <w:bCs/>
    </w:rPr>
  </w:style>
  <w:style w:type="paragraph" w:styleId="Revision">
    <w:name w:val="Revision"/>
    <w:hidden/>
    <w:uiPriority w:val="99"/>
    <w:semiHidden/>
    <w:rsid w:val="00E351F6"/>
  </w:style>
  <w:style w:type="paragraph" w:styleId="Caption">
    <w:name w:val="caption"/>
    <w:basedOn w:val="Normal"/>
    <w:next w:val="Normal"/>
    <w:uiPriority w:val="35"/>
    <w:semiHidden/>
    <w:unhideWhenUsed/>
    <w:qFormat/>
    <w:rsid w:val="00E351F6"/>
    <w:rPr>
      <w:b/>
      <w:bCs/>
      <w:color w:val="0F4761" w:themeColor="accent1" w:themeShade="BF"/>
      <w:sz w:val="16"/>
      <w:szCs w:val="16"/>
    </w:rPr>
  </w:style>
  <w:style w:type="character" w:styleId="Emphasis">
    <w:name w:val="Emphasis"/>
    <w:uiPriority w:val="20"/>
    <w:qFormat/>
    <w:rsid w:val="00E351F6"/>
    <w:rPr>
      <w:caps/>
      <w:color w:val="0A2F40" w:themeColor="accent1" w:themeShade="7F"/>
      <w:spacing w:val="5"/>
    </w:rPr>
  </w:style>
  <w:style w:type="paragraph" w:styleId="NoSpacing">
    <w:name w:val="No Spacing"/>
    <w:basedOn w:val="Normal"/>
    <w:link w:val="NoSpacingChar"/>
    <w:uiPriority w:val="1"/>
    <w:qFormat/>
    <w:rsid w:val="00E351F6"/>
    <w:pPr>
      <w:spacing w:line="240" w:lineRule="auto"/>
    </w:pPr>
  </w:style>
  <w:style w:type="character" w:customStyle="1" w:styleId="NoSpacingChar">
    <w:name w:val="No Spacing Char"/>
    <w:basedOn w:val="DefaultParagraphFont"/>
    <w:link w:val="NoSpacing"/>
    <w:uiPriority w:val="1"/>
    <w:rsid w:val="00E351F6"/>
    <w:rPr>
      <w:sz w:val="20"/>
      <w:szCs w:val="20"/>
    </w:rPr>
  </w:style>
  <w:style w:type="character" w:styleId="SubtleEmphasis">
    <w:name w:val="Subtle Emphasis"/>
    <w:uiPriority w:val="19"/>
    <w:qFormat/>
    <w:rsid w:val="00E351F6"/>
    <w:rPr>
      <w:i/>
      <w:iCs/>
      <w:color w:val="0A2F40" w:themeColor="accent1" w:themeShade="7F"/>
    </w:rPr>
  </w:style>
  <w:style w:type="character" w:styleId="SubtleReference">
    <w:name w:val="Subtle Reference"/>
    <w:uiPriority w:val="31"/>
    <w:qFormat/>
    <w:rsid w:val="00E351F6"/>
    <w:rPr>
      <w:b/>
      <w:bCs/>
      <w:color w:val="156082" w:themeColor="accent1"/>
    </w:rPr>
  </w:style>
  <w:style w:type="character" w:styleId="BookTitle">
    <w:name w:val="Book Title"/>
    <w:uiPriority w:val="33"/>
    <w:qFormat/>
    <w:rsid w:val="00E351F6"/>
    <w:rPr>
      <w:b/>
      <w:bCs/>
      <w:i/>
      <w:iCs/>
      <w:spacing w:val="9"/>
    </w:rPr>
  </w:style>
  <w:style w:type="paragraph" w:styleId="TOCHeading">
    <w:name w:val="TOC Heading"/>
    <w:basedOn w:val="Heading1"/>
    <w:next w:val="Normal"/>
    <w:uiPriority w:val="39"/>
    <w:semiHidden/>
    <w:unhideWhenUsed/>
    <w:qFormat/>
    <w:rsid w:val="00E351F6"/>
    <w:pPr>
      <w:outlineLvl w:val="9"/>
    </w:pPr>
  </w:style>
  <w:style w:type="paragraph" w:customStyle="1" w:styleId="PersonalName">
    <w:name w:val="Personal Name"/>
    <w:basedOn w:val="Title"/>
    <w:rsid w:val="00E351F6"/>
    <w:rPr>
      <w:b/>
      <w:caps w:val="0"/>
      <w:color w:val="000000"/>
      <w:sz w:val="28"/>
      <w:szCs w:val="28"/>
    </w:rPr>
  </w:style>
  <w:style w:type="table" w:styleId="TableGrid">
    <w:name w:val="Table Grid"/>
    <w:basedOn w:val="TableNormal"/>
    <w:uiPriority w:val="39"/>
    <w:rsid w:val="00E57EF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1F25C5"/>
    <w:pPr>
      <w:spacing w:line="240" w:lineRule="auto"/>
    </w:pPr>
    <w:rPr>
      <w:rFonts w:ascii="Helvetica Neue" w:eastAsia="Times New Roman" w:hAnsi="Helvetica Neue"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3</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 Wang (LIN)</dc:creator>
  <cp:keywords/>
  <dc:description/>
  <cp:lastModifiedBy>Wang, Nan</cp:lastModifiedBy>
  <cp:revision>51</cp:revision>
  <dcterms:created xsi:type="dcterms:W3CDTF">2025-11-29T14:31:00Z</dcterms:created>
  <dcterms:modified xsi:type="dcterms:W3CDTF">2026-01-19T13:36:00Z</dcterms:modified>
</cp:coreProperties>
</file>